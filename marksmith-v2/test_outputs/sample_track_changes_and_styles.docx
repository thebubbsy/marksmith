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11648604e0a45a7" /><Relationship Type="http://schemas.openxmlformats.org/package/2006/relationships/metadata/core-properties" Target="/package/services/metadata/core-properties/df7e96227589498584a8990c47d55023.psmdcp" Id="R06eba16d6d5c4265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p>
      <w:pPr>
        <w:pStyle w:val="Heading1"/>
      </w:pPr>
      <w:bookmarkStart w:name="H_comprehensive_track_changes_advan" w:id="1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Comprehensive Track Changes &amp; Advanced Styles Sample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This document demonstrates native Word revision tracking, CriticMarkup processing, alternative underline styles, character highlights, and 24-bit RGB character background shading in Marksmith AI.</w:t>
      </w:r>
    </w:p>
    <w:p>
      <w:pPr>
        <w:pStyle w:val="Heading2"/>
      </w:pPr>
      <w:bookmarkStart w:name="H_native_word_track_changes_revisio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1. Native Word Track Changes (Revisions)</w:t>
      </w:r>
      <w:bookmarkEnd w:id="2"/>
    </w:p>
    <w:p>
      <w:pPr>
        <w:numPr>
          <w:ilvl w:val="0"/>
          <w:numId w:val="1"/>
        </w:numPr>
        <w:contextualSpacing/>
      </w:pP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Tracked Insertion: </w:t>
      </w:r>
      <w:ins w:author="Marksmith AI" w:date="2026-07-23T16:00:00+10:00" w:id="1">
        <w:r>
          <w:rPr>
            <w:u w:val="single"/>
            <mc:AlternateContent>
              <mc:Choice Requires="w14">
                <w14:ligatures w14:val="standardContextual"/>
                <w14:numForm w14:val="oldStyle"/>
                <w14:numSpacing w14:val="proportional"/>
                <w14:cntxtAlts/>
              </mc:Choice>
            </mc:AlternateContent>
          </w:rPr>
          <w:t xml:space="preserve">Newly inserted clause</w:t>
        </w:r>
      </w:ins>
    </w:p>
    <w:p>
      <w:pPr>
        <w:numPr>
          <w:ilvl w:val="0"/>
          <w:numId w:val="1"/>
        </w:numPr>
        <w:contextualSpacing/>
      </w:pP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Tracked Deletion: </w:t>
      </w:r>
      <w:del w:author="Marksmith AI" w:date="2026-07-23T16:00:00+10:00" w:id="2">
        <w:r>
          <w:rPr>
            <w:strike/>
            <mc:AlternateContent>
              <mc:Choice Requires="w14">
                <w14:ligatures w14:val="standardContextual"/>
                <w14:numForm w14:val="oldStyle"/>
                <w14:numSpacing w14:val="proportional"/>
                <w14:cntxtAlts/>
              </mc:Choice>
            </mc:AlternateContent>
          </w:rPr>
          <w:delText xml:space="preserve">Outdated legacy clause</w:delText>
        </w:r>
      </w:del>
    </w:p>
    <w:p>
      <w:pPr>
        <w:pStyle w:val="Heading2"/>
      </w:pPr>
      <w:bookmarkStart w:name="H_criticmarkup_elements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2. CriticMarkup Elements</w:t>
      </w:r>
      <w:bookmarkEnd w:id="3"/>
    </w:p>
    <w:p>
      <w:pPr>
        <w:numPr>
          <w:ilvl w:val="0"/>
          <w:numId w:val="1"/>
        </w:numPr>
        <w:contextualSpacing/>
      </w:pP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CriticMarkup Insertion: </w:t>
      </w:r>
      <w:ins w:author="Marksmith AI" w:date="2026-07-27T05:21:23.2006535Z" w:id="3">
        <w:r>
          <w:rPr>
            <w:u w:val="single"/>
            <mc:AlternateContent>
              <mc:Choice Requires="w14">
                <w14:ligatures w14:val="standardContextual"/>
                <w14:numForm w14:val="oldStyle"/>
                <w14:numSpacing w14:val="proportional"/>
                <w14:cntxtAlts/>
              </mc:Choice>
            </mc:AlternateContent>
          </w:rPr>
          <w:t xml:space="preserve">CriticMarkup inserted content</w:t>
        </w:r>
      </w:ins>
    </w:p>
    <w:p>
      <w:pPr>
        <w:numPr>
          <w:ilvl w:val="0"/>
          <w:numId w:val="1"/>
        </w:numPr>
        <w:contextualSpacing/>
      </w:pP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CriticMarkup Deletion: </w:t>
      </w:r>
      <w:del w:author="Marksmith AI" w:date="2026-07-27T05:21:23.2006535Z" w:id="4">
        <w:r>
          <w:rPr>
            <w:strike/>
            <mc:AlternateContent>
              <mc:Choice Requires="w14">
                <w14:ligatures w14:val="standardContextual"/>
                <w14:numForm w14:val="oldStyle"/>
                <w14:numSpacing w14:val="proportional"/>
                <w14:cntxtAlts/>
              </mc:Choice>
            </mc:AlternateContent>
          </w:rPr>
          <w:delText xml:space="preserve">CriticMarkup deleted content</w:delText>
        </w:r>
      </w:del>
    </w:p>
    <w:p>
      <w:pPr>
        <w:numPr>
          <w:ilvl w:val="0"/>
          <w:numId w:val="1"/>
        </w:numPr>
        <w:contextualSpacing/>
      </w:pP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CriticMarkup Highlight: </w:t>
      </w:r>
      <w:r>
        <w:rPr>
          <w:color w:val="000000"/>
          <w:highlight w:val="yellow"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CriticMarkup highlighted text</w:t>
      </w:r>
    </w:p>
    <w:p>
      <w:pPr>
        <w:numPr>
          <w:ilvl w:val="0"/>
          <w:numId w:val="1"/>
        </w:numPr>
        <w:contextualSpacing/>
      </w:pP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CriticMarkup Substitution: </w:t>
      </w:r>
      <w:del w:author="Marksmith AI" w:date="2026-07-27T05:21:23.2006535Z" w:id="5">
        <w:r>
          <w:rPr>
            <w:strike/>
            <mc:AlternateContent>
              <mc:Choice Requires="w14">
                <w14:ligatures w14:val="standardContextual"/>
                <w14:numForm w14:val="oldStyle"/>
                <w14:numSpacing w14:val="proportional"/>
                <w14:cntxtAlts/>
              </mc:Choice>
            </mc:AlternateContent>
          </w:rPr>
          <w:delText xml:space="preserve">old deprecated feature</w:delText>
        </w:r>
      </w:del>
      <w:ins w:author="Marksmith AI" w:date="2026-07-27T05:21:23.2006535Z" w:id="6">
        <w:r>
          <w:rPr>
            <w:u w:val="single"/>
            <mc:AlternateContent>
              <mc:Choice Requires="w14">
                <w14:ligatures w14:val="standardContextual"/>
                <w14:numForm w14:val="oldStyle"/>
                <w14:numSpacing w14:val="proportional"/>
                <w14:cntxtAlts/>
              </mc:Choice>
            </mc:AlternateContent>
          </w:rPr>
          <w:t xml:space="preserve">new modern implementation</w:t>
        </w:r>
      </w:ins>
    </w:p>
    <w:p>
      <w:pPr>
        <w:pStyle w:val="Heading2"/>
      </w:pPr>
      <w:bookmarkStart w:name="H_alternative_underline_styles_colo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3. Alternative Underline Styles &amp; Colors</w:t>
      </w:r>
      <w:bookmarkEnd w:id="4"/>
    </w:p>
    <w:p>
      <w:pPr>
        <w:numPr>
          <w:ilvl w:val="0"/>
          <w:numId w:val="1"/>
        </w:numPr>
        <w:contextualSpacing/>
      </w:pP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Double wave underline: </w:t>
      </w:r>
      <w:r>
        <w:rPr>
          <w:u w:val="wavyDouble" w:color="FF0000"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Red double-wave underline text</w:t>
      </w:r>
    </w:p>
    <w:p>
      <w:pPr>
        <w:numPr>
          <w:ilvl w:val="0"/>
          <w:numId w:val="1"/>
        </w:numPr>
        <w:contextualSpacing/>
      </w:pP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Dotted underline: </w:t>
      </w:r>
      <w:r>
        <w:rPr>
          <w:u w:val="dotted" w:color="008000"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Green dotted underline text</w:t>
      </w:r>
    </w:p>
    <w:p>
      <w:pPr>
        <w:numPr>
          <w:ilvl w:val="0"/>
          <w:numId w:val="1"/>
        </w:numPr>
        <w:contextualSpacing/>
      </w:pP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Custom hex color underline: </w:t>
      </w:r>
      <w:r>
        <w:rPr>
          <w:u w:val="single" w:color="FF0000"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Custom red underline text</w:t>
      </w:r>
    </w:p>
    <w:p>
      <w:pPr>
        <w:pStyle w:val="Heading2"/>
      </w:pPr>
      <w:bookmarkStart w:name="H_predefined_openxml_character_high" w:id="5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4. Predefined OpenXML Character Highlights</w:t>
      </w:r>
      <w:bookmarkEnd w:id="5"/>
    </w:p>
    <w:p>
      <w:pPr>
        <w:numPr>
          <w:ilvl w:val="0"/>
          <w:numId w:val="1"/>
        </w:numPr>
        <w:contextualSpacing/>
      </w:pP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Cyan highlight: </w:t>
      </w:r>
      <w:r>
        <w:rPr>
          <w:color w:val="00FFFF"/>
          <w:highlight w:val="cyan"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Cyan highlighted text</w:t>
      </w:r>
    </w:p>
    <w:p>
      <w:pPr>
        <w:numPr>
          <w:ilvl w:val="0"/>
          <w:numId w:val="1"/>
        </w:numPr>
        <w:contextualSpacing/>
      </w:pP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Yellow highlight: </w:t>
      </w:r>
      <w:r>
        <w:rPr>
          <w:color w:val="FFFF00"/>
          <w:highlight w:val="yellow"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Yellow highlighted text</w:t>
      </w:r>
    </w:p>
    <w:p>
      <w:pPr>
        <w:pStyle w:val="Heading2"/>
      </w:pPr>
      <w:bookmarkStart w:name="H_bit_rgb_character_background_shad" w:id="6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5. 24-bit RGB Character Background Shading</w:t>
      </w:r>
      <w:bookmarkEnd w:id="6"/>
    </w:p>
    <w:p>
      <w:pPr>
        <w:numPr>
          <w:ilvl w:val="0"/>
          <w:numId w:val="1"/>
        </w:numPr>
        <w:contextualSpacing/>
      </w:pP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Custom RGB Shading #FF5733: </w:t>
      </w:r>
      <w:r>
        <w:rPr>
          <w:color w:val="FF5733"/>
          <w:shd w:val="clear" w:color="auto" w:fill="FF5733"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Coral background text</w:t>
      </w:r>
    </w:p>
    <w:p>
      <w:pPr>
        <w:numPr>
          <w:ilvl w:val="0"/>
          <w:numId w:val="1"/>
        </w:numPr>
        <w:contextualSpacing/>
      </w:pP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Custom RGB Shading #3399FF: </w:t>
      </w:r>
      <w:r>
        <w:rPr>
          <w:color w:val="3399FF"/>
          <w:shd w:val="clear" w:color="auto" w:fill="3399FF"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Sky blue background text</w:t>
      </w:r>
    </w:p>
    <w:sectPr>
      <w:headerReference xmlns:r="http://schemas.openxmlformats.org/officeDocument/2006/relationships" w:type="default" r:id="R120f2de32873406c"/>
      <w:footerReference xmlns:r="http://schemas.openxmlformats.org/officeDocument/2006/relationships" w:type="default" r:id="R15292634b3d64a17"/>
      <w:pgSz w:w="11906" w:h="16838"/>
      <w:pgMar w:top="1440" w:right="1440" w:bottom="1440" w:left="1440" w:header="576" w:footer="576" w:gutter="0"/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Comprehensive Track Changes &amp; Advanced Styles Sample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Segoe UI Variable" w:hAnsi="Segoe UI Variable" w:eastAsia="Segoe UI Variable" w:cs="Segoe UI Variable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90B0C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121417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1b1f23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1b1f23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d73ea74bf9b94a68" /><Relationship Type="http://schemas.openxmlformats.org/officeDocument/2006/relationships/styles" Target="/word/styles.xml" Id="R614e361e781942fb" /><Relationship Type="http://schemas.openxmlformats.org/officeDocument/2006/relationships/settings" Target="/word/settings.xml" Id="R7bb76c5d0eb64d77" /><Relationship Type="http://schemas.openxmlformats.org/officeDocument/2006/relationships/header" Target="/word/header1.xml" Id="R120f2de32873406c" /><Relationship Type="http://schemas.openxmlformats.org/officeDocument/2006/relationships/footer" Target="/word/footer1.xml" Id="R15292634b3d64a17" /></Relationships>
</file>